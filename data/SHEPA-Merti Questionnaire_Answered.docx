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18BE9" w14:textId="23ADE832" w:rsidR="003E7384" w:rsidRPr="00B63034" w:rsidRDefault="00673404">
      <w:pPr>
        <w:rPr>
          <w:rFonts w:ascii="Times New Roman" w:eastAsia="Times New Roman" w:hAnsi="Times New Roman" w:cs="Times New Roman"/>
          <w:b/>
          <w:bCs/>
          <w:color w:val="99000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990000"/>
          <w:sz w:val="24"/>
          <w:szCs w:val="24"/>
        </w:rPr>
        <w:t>SHEPA Project — Merti Community Questionnaire</w:t>
      </w:r>
    </w:p>
    <w:p w14:paraId="00000003" w14:textId="77777777" w:rsidR="00B733DF" w:rsidRPr="00B63034" w:rsidRDefault="0067340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bookmarkStart w:id="0" w:name="_7rl1bu62m8ku" w:colFirst="0" w:colLast="0"/>
      <w:bookmarkEnd w:id="0"/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A. Open Questions</w:t>
      </w:r>
    </w:p>
    <w:p w14:paraId="00000004" w14:textId="326FF902" w:rsidR="00B733DF" w:rsidRPr="00B63034" w:rsidRDefault="0067340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1. What is the biggest problem in Merti today?</w:t>
      </w:r>
      <w:r w:rsidR="00B63034" w:rsidRPr="00B6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Limited access to </w:t>
      </w:r>
      <w:r w:rsidR="00B63034" w:rsidRPr="00B63034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reliable electricity and water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leading to low economic productivity and high poverty levels. </w:t>
      </w:r>
    </w:p>
    <w:p w14:paraId="00000005" w14:textId="500120A2" w:rsidR="00B733DF" w:rsidRPr="00B63034" w:rsidRDefault="0067340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What should this project solve first?</w:t>
      </w:r>
      <w:r w:rsidR="00B63034" w:rsidRPr="00B6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affordable </w:t>
      </w:r>
      <w:r w:rsidR="00B63034" w:rsidRPr="00B63034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clean energy access</w:t>
      </w:r>
      <w:r w:rsidR="00B63034" w:rsidRPr="00B63034">
        <w:rPr>
          <w:rStyle w:val="Strong"/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06" w14:textId="78DE0916" w:rsidR="00B733DF" w:rsidRPr="00B63034" w:rsidRDefault="00673404" w:rsidP="00B6303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What should never fail in this system?</w:t>
      </w:r>
      <w:r w:rsidR="00B63034" w:rsidRPr="00B6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Basic household lighting and mobile charging </w:t>
      </w:r>
    </w:p>
    <w:p w14:paraId="00000007" w14:textId="04390B0E" w:rsidR="00B733DF" w:rsidRPr="00B63034" w:rsidRDefault="0067340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What would make this project successful?</w:t>
      </w:r>
      <w:r w:rsidR="00B63034" w:rsidRPr="00B6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Community ownership </w:t>
      </w:r>
    </w:p>
    <w:p w14:paraId="00000009" w14:textId="467B6148" w:rsidR="00B733DF" w:rsidRPr="00673404" w:rsidRDefault="00673404" w:rsidP="0067340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5. What should we avoid?</w:t>
      </w:r>
      <w:r w:rsidR="00B63034" w:rsidRPr="00B6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Lack of community engagement </w:t>
      </w:r>
    </w:p>
    <w:p w14:paraId="0000000B" w14:textId="3921D4FA" w:rsidR="00B733DF" w:rsidRPr="00B63034" w:rsidRDefault="00673404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B. Community Profile &amp; Demographics</w:t>
      </w:r>
    </w:p>
    <w:p w14:paraId="0000000C" w14:textId="1B3B304B" w:rsidR="00B733DF" w:rsidRPr="00B63034" w:rsidRDefault="00673404" w:rsidP="00B6303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1. What is the approximate population of the Merti community, and how many households are there currently?</w:t>
      </w:r>
      <w:r w:rsidR="00B6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Approx. </w:t>
      </w:r>
      <w:r w:rsidR="00B63034" w:rsidRPr="00B63034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12,000 people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>~</w:t>
      </w:r>
      <w:r w:rsidR="00B63034" w:rsidRPr="00B63034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2,000 households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(Merti town + surrounding settlements) </w:t>
      </w:r>
      <w:r w:rsidR="00B63034" w:rsidRPr="00B6303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0000000D" w14:textId="2FAFF1B2" w:rsidR="00B733DF" w:rsidRPr="00B63034" w:rsidRDefault="00673404" w:rsidP="00B6303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What are the main livelihoods in the community — e.g., pastoralism, small trade, farming?</w:t>
      </w:r>
      <w:r w:rsidR="00B6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Pastoralism (dominant) </w:t>
      </w:r>
      <w:r w:rsidR="00B63034">
        <w:rPr>
          <w:rFonts w:ascii="Times New Roman" w:hAnsi="Times New Roman" w:cs="Times New Roman"/>
          <w:color w:val="0070C0"/>
          <w:sz w:val="24"/>
          <w:szCs w:val="24"/>
        </w:rPr>
        <w:t xml:space="preserve">and </w:t>
      </w:r>
      <w:r w:rsidR="00B6303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Agro-pastoralism (limited irrigation) </w:t>
      </w:r>
    </w:p>
    <w:p w14:paraId="0000000E" w14:textId="24149868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What is the estimated proportion of women-headed households?</w:t>
      </w:r>
      <w:r w:rsidR="0041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355A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Estimated </w:t>
      </w:r>
      <w:r w:rsidR="0041355A" w:rsidRPr="0041355A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20%</w:t>
      </w:r>
      <w:r w:rsidR="0041355A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0F" w14:textId="181C0392" w:rsidR="00B733DF" w:rsidRPr="009960DE" w:rsidRDefault="00673404" w:rsidP="009960D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Are there any schools, health clinics, or public institutions within the community? If so, how many, and what are their approximate sizes?</w:t>
      </w:r>
      <w:r w:rsidR="009960DE">
        <w:rPr>
          <w:rFonts w:ascii="Times New Roman" w:hAnsi="Times New Roman" w:cs="Times New Roman"/>
          <w:color w:val="0070C0"/>
          <w:sz w:val="24"/>
          <w:szCs w:val="24"/>
        </w:rPr>
        <w:t>8-2</w:t>
      </w:r>
      <w:r w:rsidR="009960D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primary/secondary schools</w:t>
      </w:r>
      <w:r w:rsidR="009960DE">
        <w:rPr>
          <w:rFonts w:ascii="Times New Roman" w:hAnsi="Times New Roman" w:cs="Times New Roman"/>
          <w:color w:val="0070C0"/>
          <w:sz w:val="24"/>
          <w:szCs w:val="24"/>
        </w:rPr>
        <w:t>, I-1 sub-county hospital, and dispensary, Police station, and National and county administration offices</w:t>
      </w:r>
    </w:p>
    <w:p w14:paraId="00000010" w14:textId="35512EF4" w:rsidR="00B733DF" w:rsidRPr="009960DE" w:rsidRDefault="00673404" w:rsidP="009960D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5. Are there active small and medium enterprises (SMEs) or light manufacturing units operating in Merti?</w:t>
      </w:r>
      <w:r w:rsidR="00996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60DE">
        <w:rPr>
          <w:rFonts w:ascii="Times New Roman" w:hAnsi="Times New Roman" w:cs="Times New Roman"/>
          <w:color w:val="0070C0"/>
          <w:sz w:val="24"/>
          <w:szCs w:val="24"/>
        </w:rPr>
        <w:t>Maize</w:t>
      </w:r>
      <w:r w:rsidR="009960D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milling </w:t>
      </w:r>
      <w:r w:rsidR="009960DE">
        <w:rPr>
          <w:rFonts w:ascii="Times New Roman" w:hAnsi="Times New Roman" w:cs="Times New Roman"/>
          <w:color w:val="0070C0"/>
          <w:sz w:val="24"/>
          <w:szCs w:val="24"/>
        </w:rPr>
        <w:t xml:space="preserve">and Welding </w:t>
      </w:r>
    </w:p>
    <w:p w14:paraId="00000013" w14:textId="633A29C8" w:rsidR="00B733DF" w:rsidRPr="00673404" w:rsidRDefault="00673404" w:rsidP="0067340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6. How close are households to each other? Is the area sparsely or densely populated?</w:t>
      </w:r>
      <w:r w:rsidR="00996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60D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clustered around trading centers </w:t>
      </w:r>
    </w:p>
    <w:p w14:paraId="00000014" w14:textId="77777777" w:rsidR="00B733DF" w:rsidRPr="00B63034" w:rsidRDefault="00673404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C. Current Energy Access &amp; Consumption</w:t>
      </w:r>
    </w:p>
    <w:p w14:paraId="00000015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67634103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1. What is the current primary source of electricity for households — national grid, diesel generators, solar home systems, </w:t>
      </w:r>
      <w:r w:rsidR="00A45541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B63034">
        <w:rPr>
          <w:rFonts w:ascii="Times New Roman" w:eastAsia="Times New Roman" w:hAnsi="Times New Roman" w:cs="Times New Roman"/>
          <w:sz w:val="24"/>
          <w:szCs w:val="24"/>
        </w:rPr>
        <w:t>none?</w:t>
      </w:r>
      <w:r w:rsidR="005E0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0230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diesel generators </w:t>
      </w:r>
    </w:p>
    <w:p w14:paraId="00000017" w14:textId="2CE03D5A" w:rsidR="00B733DF" w:rsidRPr="0041447E" w:rsidRDefault="00673404" w:rsidP="0041447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What percentage of households have any form of electricity access, and how many hours per day is it reliably available?</w:t>
      </w:r>
      <w:r w:rsidR="005E0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0230" w:rsidRPr="005E0230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Electricity access rate</w:t>
      </w:r>
      <w:r w:rsidR="005E0230" w:rsidRPr="005E0230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="005E0230" w:rsidRPr="00046236">
        <w:rPr>
          <w:rFonts w:ascii="Times New Roman" w:hAnsi="Times New Roman" w:cs="Times New Roman"/>
          <w:color w:val="0070C0"/>
          <w:sz w:val="24"/>
          <w:szCs w:val="24"/>
        </w:rPr>
        <w:t>8</w:t>
      </w:r>
      <w:r w:rsidR="005E0230" w:rsidRPr="005E0230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0%</w:t>
      </w:r>
      <w:r w:rsidR="005E0230" w:rsidRPr="005E0230">
        <w:rPr>
          <w:rFonts w:ascii="Times New Roman" w:hAnsi="Times New Roman" w:cs="Times New Roman"/>
          <w:b/>
          <w:color w:val="0070C0"/>
          <w:sz w:val="24"/>
          <w:szCs w:val="24"/>
        </w:rPr>
        <w:t>,</w:t>
      </w:r>
      <w:r w:rsidR="005E0230">
        <w:rPr>
          <w:rFonts w:ascii="Times New Roman" w:hAnsi="Times New Roman" w:cs="Times New Roman"/>
          <w:color w:val="0070C0"/>
          <w:sz w:val="24"/>
          <w:szCs w:val="24"/>
        </w:rPr>
        <w:t xml:space="preserve"> from diesel generator</w:t>
      </w:r>
      <w:r w:rsidR="005E0230" w:rsidRPr="00B63034">
        <w:rPr>
          <w:rFonts w:ascii="Times New Roman" w:hAnsi="Times New Roman" w:cs="Times New Roman"/>
          <w:color w:val="0070C0"/>
          <w:sz w:val="24"/>
          <w:szCs w:val="24"/>
        </w:rPr>
        <w:br/>
        <w:t xml:space="preserve">Availability: </w:t>
      </w:r>
      <w:r w:rsidR="005E0230">
        <w:rPr>
          <w:rFonts w:ascii="Times New Roman" w:hAnsi="Times New Roman" w:cs="Times New Roman"/>
          <w:color w:val="0070C0"/>
          <w:sz w:val="24"/>
          <w:szCs w:val="24"/>
        </w:rPr>
        <w:t>14</w:t>
      </w:r>
      <w:r w:rsidR="005E0230" w:rsidRPr="00B63034">
        <w:rPr>
          <w:rStyle w:val="Strong"/>
          <w:rFonts w:ascii="Times New Roman" w:hAnsi="Times New Roman" w:cs="Times New Roman"/>
          <w:color w:val="0070C0"/>
          <w:sz w:val="24"/>
          <w:szCs w:val="24"/>
        </w:rPr>
        <w:t>–</w:t>
      </w:r>
      <w:r w:rsidR="005E0230" w:rsidRPr="005E0230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 18</w:t>
      </w:r>
      <w:r w:rsidR="005E0230">
        <w:rPr>
          <w:rStyle w:val="Strong"/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5E0230" w:rsidRPr="005E0230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hours/day (inconsistent)</w:t>
      </w:r>
      <w:r w:rsidR="005E0230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18" w14:textId="63FC3ED0" w:rsidR="00B733DF" w:rsidRPr="00B63034" w:rsidRDefault="00673404" w:rsidP="004D4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lastRenderedPageBreak/>
        <w:t>3. What are the main appliances or devices households currently use or would use if electricity were available (e.g., lighting, mobile charging, TVs, grain mills, refrigeration)?</w:t>
      </w:r>
      <w:r w:rsidR="004D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4093" w:rsidRPr="004D4093">
        <w:rPr>
          <w:rFonts w:ascii="Times New Roman" w:hAnsi="Times New Roman" w:cs="Times New Roman"/>
          <w:color w:val="0070C0"/>
          <w:sz w:val="24"/>
          <w:szCs w:val="24"/>
        </w:rPr>
        <w:t>Lighting</w:t>
      </w:r>
      <w:r w:rsidR="004D4093">
        <w:rPr>
          <w:rFonts w:ascii="Times New Roman" w:hAnsi="Times New Roman" w:cs="Times New Roman"/>
          <w:color w:val="0070C0"/>
          <w:sz w:val="24"/>
          <w:szCs w:val="24"/>
        </w:rPr>
        <w:t>,</w:t>
      </w:r>
      <w:r w:rsidR="004D4093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Phone charging</w:t>
      </w:r>
      <w:r w:rsidR="004D4093">
        <w:rPr>
          <w:rFonts w:ascii="Times New Roman" w:hAnsi="Times New Roman" w:cs="Times New Roman"/>
          <w:color w:val="0070C0"/>
          <w:sz w:val="24"/>
          <w:szCs w:val="24"/>
        </w:rPr>
        <w:t xml:space="preserve">, </w:t>
      </w:r>
      <w:r w:rsidR="004D4093" w:rsidRPr="00B63034">
        <w:rPr>
          <w:rFonts w:ascii="Times New Roman" w:hAnsi="Times New Roman" w:cs="Times New Roman"/>
          <w:color w:val="0070C0"/>
          <w:sz w:val="24"/>
          <w:szCs w:val="24"/>
        </w:rPr>
        <w:t>TVs</w:t>
      </w:r>
      <w:r w:rsidR="004D4093">
        <w:rPr>
          <w:rFonts w:ascii="Times New Roman" w:hAnsi="Times New Roman" w:cs="Times New Roman"/>
          <w:color w:val="0070C0"/>
          <w:sz w:val="24"/>
          <w:szCs w:val="24"/>
        </w:rPr>
        <w:t>, and limited</w:t>
      </w:r>
      <w:r w:rsidR="004D4093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re</w:t>
      </w:r>
      <w:r w:rsidR="004D4093">
        <w:rPr>
          <w:rFonts w:ascii="Times New Roman" w:hAnsi="Times New Roman" w:cs="Times New Roman"/>
          <w:color w:val="0070C0"/>
          <w:sz w:val="24"/>
          <w:szCs w:val="24"/>
        </w:rPr>
        <w:t xml:space="preserve">frigeration, </w:t>
      </w:r>
    </w:p>
    <w:p w14:paraId="00000019" w14:textId="6236EA57" w:rsidR="00B733DF" w:rsidRPr="004D4093" w:rsidRDefault="00673404" w:rsidP="004D409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What is the current monthly household expenditure on energy — including kerosene, diesel, charcoal, wood, and generator fuel?</w:t>
      </w:r>
      <w:r w:rsidR="004D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4093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Approx. </w:t>
      </w:r>
      <w:r w:rsidR="004D4093" w:rsidRPr="004D4093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KES </w:t>
      </w:r>
      <w:r w:rsidR="004D4093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2,500–3,5</w:t>
      </w:r>
      <w:r w:rsidR="004D4093" w:rsidRPr="004D4093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00 per household</w:t>
      </w:r>
      <w:r w:rsidR="004D4093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r w:rsidR="004D4093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charcoal, </w:t>
      </w:r>
      <w:r w:rsidR="004D4093">
        <w:rPr>
          <w:rFonts w:ascii="Times New Roman" w:hAnsi="Times New Roman" w:cs="Times New Roman"/>
          <w:color w:val="0070C0"/>
          <w:sz w:val="24"/>
          <w:szCs w:val="24"/>
        </w:rPr>
        <w:t>firewood, and limited LPG gas</w:t>
      </w:r>
      <w:r w:rsidR="004D4093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)  </w:t>
      </w:r>
    </w:p>
    <w:p w14:paraId="0000001A" w14:textId="77777777" w:rsidR="00B733DF" w:rsidRPr="00B63034" w:rsidRDefault="0067340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30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Note: This helps estimate willingness to pay and the economic case for the microgrid.</w:t>
      </w:r>
    </w:p>
    <w:p w14:paraId="0000001B" w14:textId="152A7FA5" w:rsidR="00B733DF" w:rsidRPr="004D4093" w:rsidRDefault="00673404" w:rsidP="004D409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5. What is the primary cooking fuel used — charcoal, firewood, LPG, </w:t>
      </w:r>
      <w:r w:rsidR="004D4093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B63034">
        <w:rPr>
          <w:rFonts w:ascii="Times New Roman" w:eastAsia="Times New Roman" w:hAnsi="Times New Roman" w:cs="Times New Roman"/>
          <w:sz w:val="24"/>
          <w:szCs w:val="24"/>
        </w:rPr>
        <w:t>other? Is there interest in switching to electric cooking?</w:t>
      </w:r>
      <w:r w:rsidR="004D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4093" w:rsidRPr="00B63034">
        <w:rPr>
          <w:rFonts w:ascii="Times New Roman" w:hAnsi="Times New Roman" w:cs="Times New Roman"/>
          <w:color w:val="0070C0"/>
          <w:sz w:val="24"/>
          <w:szCs w:val="24"/>
        </w:rPr>
        <w:t>Firewood (majority</w:t>
      </w:r>
      <w:r w:rsidR="00046236" w:rsidRPr="00B63034">
        <w:rPr>
          <w:rFonts w:ascii="Times New Roman" w:hAnsi="Times New Roman" w:cs="Times New Roman"/>
          <w:color w:val="0070C0"/>
          <w:sz w:val="24"/>
          <w:szCs w:val="24"/>
        </w:rPr>
        <w:t>),</w:t>
      </w:r>
      <w:r w:rsidR="004D4093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4D4093" w:rsidRPr="004D4093">
        <w:rPr>
          <w:rFonts w:ascii="Times New Roman" w:hAnsi="Times New Roman" w:cs="Times New Roman"/>
          <w:color w:val="0070C0"/>
          <w:sz w:val="24"/>
          <w:szCs w:val="24"/>
        </w:rPr>
        <w:t>Charcoal</w:t>
      </w:r>
      <w:r w:rsidR="004D4093">
        <w:rPr>
          <w:rFonts w:ascii="Times New Roman" w:hAnsi="Times New Roman" w:cs="Times New Roman"/>
          <w:color w:val="0070C0"/>
          <w:sz w:val="24"/>
          <w:szCs w:val="24"/>
        </w:rPr>
        <w:t xml:space="preserve">, Few LPG, </w:t>
      </w:r>
      <w:r w:rsidR="004D4093" w:rsidRPr="004D4093">
        <w:rPr>
          <w:rFonts w:ascii="Times New Roman" w:hAnsi="Times New Roman" w:cs="Times New Roman"/>
          <w:color w:val="0070C0"/>
          <w:sz w:val="24"/>
          <w:szCs w:val="24"/>
        </w:rPr>
        <w:t xml:space="preserve">Interest in electric cooking: </w:t>
      </w:r>
      <w:r w:rsidR="004D4093" w:rsidRPr="004D4093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Moderate if affordable</w:t>
      </w:r>
      <w:r w:rsidR="004D4093" w:rsidRPr="004D4093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1C" w14:textId="380F38B1" w:rsidR="00B733DF" w:rsidRPr="004D4093" w:rsidRDefault="00673404" w:rsidP="004D409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6. Are there peak energy demand periods during the day or year that we should be aware of (e.g., market days, harvest seasons, school terms)?</w:t>
      </w:r>
      <w:r w:rsidR="004D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4093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Evening (lighting) </w:t>
      </w:r>
    </w:p>
    <w:p w14:paraId="0000001D" w14:textId="77777777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7. What productive machines exist?</w:t>
      </w:r>
    </w:p>
    <w:p w14:paraId="0000001E" w14:textId="09374215" w:rsidR="00B733DF" w:rsidRPr="00B63034" w:rsidRDefault="00673404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Mills</w:t>
      </w:r>
      <w:r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(few) </w:t>
      </w:r>
    </w:p>
    <w:p w14:paraId="0000001F" w14:textId="77777777" w:rsidR="00B733DF" w:rsidRPr="00B63034" w:rsidRDefault="006734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Pumps</w:t>
      </w:r>
    </w:p>
    <w:p w14:paraId="00000020" w14:textId="513AD80B" w:rsidR="00B733DF" w:rsidRPr="00B63034" w:rsidRDefault="006734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Cold Storage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73404">
        <w:rPr>
          <w:rFonts w:ascii="Times New Roman" w:eastAsia="Times New Roman" w:hAnsi="Times New Roman" w:cs="Times New Roman"/>
          <w:color w:val="0070C0"/>
          <w:sz w:val="24"/>
          <w:szCs w:val="24"/>
        </w:rPr>
        <w:t>Fridge(Few)</w:t>
      </w:r>
    </w:p>
    <w:p w14:paraId="00000021" w14:textId="77777777" w:rsidR="00B733DF" w:rsidRPr="00B63034" w:rsidRDefault="006734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Workshops</w:t>
      </w:r>
    </w:p>
    <w:p w14:paraId="00000022" w14:textId="3E48E59A" w:rsidR="00B733DF" w:rsidRPr="00B63034" w:rsidRDefault="006734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Welding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73404">
        <w:rPr>
          <w:rFonts w:ascii="Times New Roman" w:eastAsia="Times New Roman" w:hAnsi="Times New Roman" w:cs="Times New Roman"/>
          <w:color w:val="0070C0"/>
          <w:sz w:val="24"/>
          <w:szCs w:val="24"/>
        </w:rPr>
        <w:t>few</w:t>
      </w:r>
    </w:p>
    <w:p w14:paraId="00000024" w14:textId="703C20FB" w:rsidR="00B733DF" w:rsidRDefault="00673404" w:rsidP="004D4093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Irrigation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73404">
        <w:rPr>
          <w:rFonts w:ascii="Times New Roman" w:eastAsia="Times New Roman" w:hAnsi="Times New Roman" w:cs="Times New Roman"/>
          <w:color w:val="0070C0"/>
          <w:sz w:val="24"/>
          <w:szCs w:val="24"/>
        </w:rPr>
        <w:t>Limited using diesel generators</w:t>
      </w:r>
    </w:p>
    <w:p w14:paraId="00000026" w14:textId="77777777" w:rsidR="00B733DF" w:rsidRPr="00B63034" w:rsidRDefault="00673404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D. Water Access &amp; WEFE Nexus Context</w:t>
      </w:r>
    </w:p>
    <w:p w14:paraId="00000027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56DCA164" w:rsidR="00B733DF" w:rsidRPr="0026122E" w:rsidRDefault="00673404" w:rsidP="0026122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1. What is the current primary source of drinking and domestic water in Merti — borehole, river, rainwater harvesting, </w:t>
      </w:r>
      <w:r w:rsidR="0026122E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trucked </w:t>
      </w:r>
      <w:r w:rsidR="0026122E" w:rsidRPr="00B63034">
        <w:rPr>
          <w:rFonts w:ascii="Times New Roman" w:eastAsia="Times New Roman" w:hAnsi="Times New Roman" w:cs="Times New Roman"/>
          <w:sz w:val="24"/>
          <w:szCs w:val="24"/>
        </w:rPr>
        <w:t>water?</w:t>
      </w:r>
      <w:r w:rsidR="0026122E" w:rsidRPr="0026122E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 Primary water source</w:t>
      </w:r>
      <w:r w:rsidR="0026122E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Boreholes (main), some water trucking in dry seasons </w:t>
      </w:r>
    </w:p>
    <w:p w14:paraId="00000029" w14:textId="3AAD6265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2. Is water scarcity a significant challenge, particularly during dry seasons? Approximately how many months per year is water </w:t>
      </w:r>
      <w:r w:rsidR="0026122E" w:rsidRPr="00B63034">
        <w:rPr>
          <w:rFonts w:ascii="Times New Roman" w:eastAsia="Times New Roman" w:hAnsi="Times New Roman" w:cs="Times New Roman"/>
          <w:sz w:val="24"/>
          <w:szCs w:val="24"/>
        </w:rPr>
        <w:t>stressed?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Yes — </w:t>
      </w:r>
      <w:r w:rsidR="0026122E">
        <w:rPr>
          <w:rFonts w:ascii="Times New Roman" w:hAnsi="Times New Roman" w:cs="Times New Roman"/>
          <w:color w:val="0070C0"/>
          <w:sz w:val="24"/>
          <w:szCs w:val="24"/>
        </w:rPr>
        <w:t xml:space="preserve"> Approximately </w:t>
      </w:r>
      <w:r w:rsidR="0026122E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4 to </w:t>
      </w:r>
      <w:r w:rsidR="0026122E" w:rsidRPr="0026122E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6 months/year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2A" w14:textId="3794F5AA" w:rsidR="00B733DF" w:rsidRPr="0026122E" w:rsidRDefault="00673404" w:rsidP="0026122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Is there any existing water infrastructure — pipelines, storage tanks, water treatment systems — that SHEPA could integrate with?</w:t>
      </w:r>
      <w:r w:rsidR="002612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122E">
        <w:rPr>
          <w:rFonts w:ascii="Times New Roman" w:hAnsi="Times New Roman" w:cs="Times New Roman"/>
          <w:color w:val="0070C0"/>
          <w:sz w:val="24"/>
          <w:szCs w:val="24"/>
        </w:rPr>
        <w:t>Yes, b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>oreholes</w:t>
      </w:r>
      <w:r w:rsidR="0026122E">
        <w:rPr>
          <w:rFonts w:ascii="Times New Roman" w:hAnsi="Times New Roman" w:cs="Times New Roman"/>
          <w:color w:val="0070C0"/>
          <w:sz w:val="24"/>
          <w:szCs w:val="24"/>
        </w:rPr>
        <w:t xml:space="preserve">, 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>Storage tanks</w:t>
      </w:r>
      <w:r w:rsidR="0026122E">
        <w:rPr>
          <w:rFonts w:ascii="Times New Roman" w:hAnsi="Times New Roman" w:cs="Times New Roman"/>
          <w:color w:val="0070C0"/>
          <w:sz w:val="24"/>
          <w:szCs w:val="24"/>
        </w:rPr>
        <w:t>,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26122E">
        <w:rPr>
          <w:rFonts w:ascii="Times New Roman" w:hAnsi="Times New Roman" w:cs="Times New Roman"/>
          <w:color w:val="0070C0"/>
          <w:sz w:val="24"/>
          <w:szCs w:val="24"/>
        </w:rPr>
        <w:t xml:space="preserve">and 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Limited pipelines </w:t>
      </w:r>
    </w:p>
    <w:p w14:paraId="0000002B" w14:textId="76718318" w:rsidR="00B733DF" w:rsidRPr="0026122E" w:rsidRDefault="00673404" w:rsidP="0026122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How many boreholes are there in Isiolo? How many are there in Merti?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>Isiolo County: ~</w:t>
      </w:r>
      <w:r w:rsidR="0026122E" w:rsidRPr="0026122E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  <w:highlight w:val="yellow"/>
        </w:rPr>
        <w:t>100+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Merti area: </w:t>
      </w:r>
      <w:r w:rsidR="0026122E" w:rsidRPr="00046236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5</w:t>
      </w:r>
      <w:r w:rsidR="0026122E" w:rsidRPr="0026122E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 functional boreholes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2C" w14:textId="250D06CD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5. How is irrigation done - e.g drip,sprinkler, bottled, etc?</w:t>
      </w:r>
      <w:r w:rsidR="002612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122E" w:rsidRPr="0026122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None</w:t>
      </w:r>
    </w:p>
    <w:p w14:paraId="0000002D" w14:textId="69D76B33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lastRenderedPageBreak/>
        <w:t>6. What is the average relative humidity in Merti across seasons? Is fog or morning dew common?</w:t>
      </w:r>
      <w:r w:rsidR="0026122E">
        <w:rPr>
          <w:rFonts w:ascii="Times New Roman" w:hAnsi="Times New Roman" w:cs="Times New Roman"/>
          <w:color w:val="0070C0"/>
          <w:sz w:val="24"/>
          <w:szCs w:val="24"/>
        </w:rPr>
        <w:t>Low humidity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, but </w:t>
      </w:r>
      <w:r w:rsidR="004D33EF">
        <w:rPr>
          <w:rFonts w:ascii="Times New Roman" w:hAnsi="Times New Roman" w:cs="Times New Roman"/>
          <w:color w:val="0070C0"/>
          <w:sz w:val="24"/>
          <w:szCs w:val="24"/>
        </w:rPr>
        <w:t xml:space="preserve">fog and mornin dew 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>exists</w:t>
      </w:r>
      <w:r w:rsidR="004D33EF">
        <w:rPr>
          <w:rFonts w:ascii="Times New Roman" w:hAnsi="Times New Roman" w:cs="Times New Roman"/>
          <w:color w:val="0070C0"/>
          <w:sz w:val="24"/>
          <w:szCs w:val="24"/>
        </w:rPr>
        <w:t xml:space="preserve"> though</w:t>
      </w:r>
      <w:r w:rsidR="0026122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4D33EF">
        <w:rPr>
          <w:rFonts w:ascii="Times New Roman" w:hAnsi="Times New Roman" w:cs="Times New Roman"/>
          <w:color w:val="0070C0"/>
          <w:sz w:val="24"/>
          <w:szCs w:val="24"/>
        </w:rPr>
        <w:t>lime to rany season</w:t>
      </w:r>
    </w:p>
    <w:p w14:paraId="0000002E" w14:textId="77777777" w:rsidR="00B733DF" w:rsidRPr="00B63034" w:rsidRDefault="0067340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630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Note: This helps assess feasibility of Atmospheric Water Generation (AWG) for supplying the electrolyzer.</w:t>
      </w:r>
    </w:p>
    <w:p w14:paraId="0000002F" w14:textId="78B18CAF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7. Are there health clinics in Merti that currently import bottled medical oxygen? If so, what is the approximate monthly consumption and cost?</w:t>
      </w:r>
      <w:r w:rsidR="004D3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33EF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Yes (imported cylinders), high cost due to transport </w:t>
      </w:r>
    </w:p>
    <w:p w14:paraId="00000030" w14:textId="77777777" w:rsidR="00B733DF" w:rsidRPr="00B63034" w:rsidRDefault="00B733DF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</w:p>
    <w:p w14:paraId="00000032" w14:textId="69480090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E. Agriculture, Food Security &amp; Cold Chain</w:t>
      </w:r>
    </w:p>
    <w:p w14:paraId="00000033" w14:textId="47532E21" w:rsidR="00B733DF" w:rsidRPr="00046236" w:rsidRDefault="00673404" w:rsidP="0004623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1. What are the main crops or livestock products produced or traded in and around Merti?</w:t>
      </w:r>
      <w:r w:rsidR="00000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670C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The main crops are Maize, green gram, watermelon, pawpaw, and various</w:t>
      </w:r>
      <w:r w:rsidR="00046236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 vegetables</w:t>
      </w:r>
      <w:r w:rsidR="000006F4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.</w:t>
      </w:r>
      <w:r w:rsidR="00046236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 </w:t>
      </w:r>
      <w:r w:rsidR="00046236" w:rsidRPr="00046236">
        <w:rPr>
          <w:rFonts w:ascii="Times New Roman" w:hAnsi="Times New Roman" w:cs="Times New Roman"/>
          <w:color w:val="0070C0"/>
          <w:sz w:val="24"/>
          <w:szCs w:val="24"/>
        </w:rPr>
        <w:t xml:space="preserve">Livestock </w:t>
      </w:r>
      <w:r w:rsidR="00046236">
        <w:rPr>
          <w:rFonts w:ascii="Times New Roman" w:hAnsi="Times New Roman" w:cs="Times New Roman"/>
          <w:color w:val="0070C0"/>
          <w:sz w:val="24"/>
          <w:szCs w:val="24"/>
        </w:rPr>
        <w:t xml:space="preserve">products are meat and Milk during </w:t>
      </w:r>
      <w:r w:rsidR="000006F4">
        <w:rPr>
          <w:rFonts w:ascii="Times New Roman" w:hAnsi="Times New Roman" w:cs="Times New Roman"/>
          <w:color w:val="0070C0"/>
          <w:sz w:val="24"/>
          <w:szCs w:val="24"/>
        </w:rPr>
        <w:t xml:space="preserve">the </w:t>
      </w:r>
      <w:r w:rsidR="00046236">
        <w:rPr>
          <w:rFonts w:ascii="Times New Roman" w:hAnsi="Times New Roman" w:cs="Times New Roman"/>
          <w:color w:val="0070C0"/>
          <w:sz w:val="24"/>
          <w:szCs w:val="24"/>
        </w:rPr>
        <w:t>rainy season</w:t>
      </w:r>
    </w:p>
    <w:p w14:paraId="00000034" w14:textId="1D606D5C" w:rsidR="00B733DF" w:rsidRPr="00B63034" w:rsidRDefault="00673404" w:rsidP="0000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Is post-harvest loss a significant challenge? Which crops or perishable goods are most affected?</w:t>
      </w:r>
      <w:r w:rsidR="00000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6F4" w:rsidRPr="00B63034">
        <w:rPr>
          <w:rFonts w:ascii="Times New Roman" w:hAnsi="Times New Roman" w:cs="Times New Roman"/>
          <w:color w:val="0070C0"/>
          <w:sz w:val="24"/>
          <w:szCs w:val="24"/>
        </w:rPr>
        <w:t>High (especially milk</w:t>
      </w:r>
      <w:r w:rsidR="000006F4">
        <w:rPr>
          <w:rFonts w:ascii="Times New Roman" w:hAnsi="Times New Roman" w:cs="Times New Roman"/>
          <w:color w:val="0070C0"/>
          <w:sz w:val="24"/>
          <w:szCs w:val="24"/>
        </w:rPr>
        <w:t xml:space="preserve"> during the rainy season</w:t>
      </w:r>
      <w:r w:rsidR="000006F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&amp; vegetables</w:t>
      </w:r>
      <w:r w:rsidR="000006F4">
        <w:rPr>
          <w:rFonts w:ascii="Times New Roman" w:hAnsi="Times New Roman" w:cs="Times New Roman"/>
          <w:color w:val="0070C0"/>
          <w:sz w:val="24"/>
          <w:szCs w:val="24"/>
        </w:rPr>
        <w:t xml:space="preserve"> such as watermelon, tomatoes, and other vegetables</w:t>
      </w:r>
      <w:r w:rsidR="000006F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) </w:t>
      </w:r>
    </w:p>
    <w:p w14:paraId="00000035" w14:textId="208E519D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Is there any existing cold storage or refrigeration infrastructure in the area?</w:t>
      </w:r>
      <w:r w:rsidR="00000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6F4">
        <w:rPr>
          <w:rFonts w:ascii="Times New Roman" w:hAnsi="Times New Roman" w:cs="Times New Roman"/>
          <w:color w:val="0070C0"/>
          <w:sz w:val="24"/>
          <w:szCs w:val="24"/>
        </w:rPr>
        <w:t>None –</w:t>
      </w:r>
      <w:r w:rsidR="000006F4" w:rsidRPr="00B63034">
        <w:rPr>
          <w:rFonts w:ascii="Times New Roman" w:hAnsi="Times New Roman" w:cs="Times New Roman"/>
          <w:color w:val="0070C0"/>
          <w:sz w:val="24"/>
          <w:szCs w:val="24"/>
        </w:rPr>
        <w:t>limited</w:t>
      </w:r>
      <w:r w:rsidR="000006F4">
        <w:rPr>
          <w:rFonts w:ascii="Times New Roman" w:hAnsi="Times New Roman" w:cs="Times New Roman"/>
          <w:color w:val="0070C0"/>
          <w:sz w:val="24"/>
          <w:szCs w:val="24"/>
        </w:rPr>
        <w:t xml:space="preserve"> small fridges</w:t>
      </w:r>
      <w:r w:rsidR="000006F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36" w14:textId="29240BAB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Are there women-led farmer cooperatives or market trader associations active in Merti that could partner on cold chain or e-tricycle services?</w:t>
      </w:r>
      <w:r w:rsidR="00000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6F4">
        <w:rPr>
          <w:rFonts w:ascii="Times New Roman" w:hAnsi="Times New Roman" w:cs="Times New Roman"/>
          <w:color w:val="0070C0"/>
          <w:sz w:val="24"/>
          <w:szCs w:val="24"/>
        </w:rPr>
        <w:t>None</w:t>
      </w:r>
      <w:r w:rsidR="000006F4" w:rsidRPr="000006F4">
        <w:rPr>
          <w:rFonts w:ascii="Times New Roman" w:hAnsi="Times New Roman" w:cs="Times New Roman"/>
          <w:color w:val="0070C0"/>
          <w:sz w:val="24"/>
          <w:szCs w:val="24"/>
        </w:rPr>
        <w:t xml:space="preserve"> — </w:t>
      </w:r>
      <w:r w:rsidR="000006F4">
        <w:rPr>
          <w:rFonts w:ascii="Times New Roman" w:hAnsi="Times New Roman" w:cs="Times New Roman"/>
          <w:color w:val="0070C0"/>
          <w:sz w:val="24"/>
          <w:szCs w:val="24"/>
        </w:rPr>
        <w:t xml:space="preserve"> only </w:t>
      </w:r>
      <w:r w:rsidR="000006F4" w:rsidRPr="000006F4">
        <w:rPr>
          <w:rFonts w:ascii="Times New Roman" w:hAnsi="Times New Roman" w:cs="Times New Roman"/>
          <w:color w:val="0070C0"/>
          <w:sz w:val="24"/>
          <w:szCs w:val="24"/>
        </w:rPr>
        <w:t>active se</w:t>
      </w:r>
      <w:r w:rsidR="000006F4">
        <w:rPr>
          <w:rFonts w:ascii="Times New Roman" w:hAnsi="Times New Roman" w:cs="Times New Roman"/>
          <w:color w:val="0070C0"/>
          <w:sz w:val="24"/>
          <w:szCs w:val="24"/>
        </w:rPr>
        <w:t xml:space="preserve">lf-help groups </w:t>
      </w:r>
    </w:p>
    <w:p w14:paraId="00000037" w14:textId="0AC05ACD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5. Is there demand for affordable locally produced fertilizer? Are imported fertilizers currently expensive or difficult to access?</w:t>
      </w:r>
      <w:r w:rsidR="00000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6F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Yes — currently expensive and hard to access </w:t>
      </w:r>
    </w:p>
    <w:p w14:paraId="00000038" w14:textId="5D1D7D7B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6. Is there interest in greenhouse farming?</w:t>
      </w:r>
      <w:r w:rsidR="00EE67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315E">
        <w:rPr>
          <w:rFonts w:ascii="Times New Roman" w:hAnsi="Times New Roman" w:cs="Times New Roman"/>
          <w:color w:val="0070C0"/>
          <w:sz w:val="24"/>
          <w:szCs w:val="24"/>
        </w:rPr>
        <w:t>Yes, there is g</w:t>
      </w:r>
      <w:r w:rsidR="00D4315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rowing interest, especially among youth/women </w:t>
      </w:r>
    </w:p>
    <w:p w14:paraId="00000039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D7233" w14:textId="77777777" w:rsidR="00802BBC" w:rsidRDefault="00673404" w:rsidP="00802BBC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F. Transport &amp; E-Mobility</w:t>
      </w:r>
    </w:p>
    <w:p w14:paraId="0000003C" w14:textId="38B83EC9" w:rsidR="00B733DF" w:rsidRPr="00D4315E" w:rsidRDefault="00673404" w:rsidP="00802BBC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1. What is the primary mode of transport for agricultural produce and market goods within and around Merti — motorcycles, tuk-tuks, donkey carts, trucks?</w:t>
      </w:r>
      <w:r w:rsidR="00D431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315E" w:rsidRPr="00B63034">
        <w:rPr>
          <w:rFonts w:ascii="Times New Roman" w:hAnsi="Times New Roman" w:cs="Times New Roman"/>
          <w:color w:val="0070C0"/>
          <w:sz w:val="24"/>
          <w:szCs w:val="24"/>
        </w:rPr>
        <w:t>Motorcycles (boda boda)</w:t>
      </w:r>
      <w:r w:rsidR="00D4315E">
        <w:rPr>
          <w:rFonts w:ascii="Times New Roman" w:hAnsi="Times New Roman" w:cs="Times New Roman"/>
          <w:color w:val="0070C0"/>
          <w:sz w:val="24"/>
          <w:szCs w:val="24"/>
        </w:rPr>
        <w:t>, tuk-tuk.</w:t>
      </w:r>
      <w:r w:rsidR="00D4315E" w:rsidRPr="00B63034">
        <w:rPr>
          <w:rFonts w:ascii="Times New Roman" w:hAnsi="Times New Roman" w:cs="Times New Roman"/>
          <w:color w:val="0070C0"/>
          <w:sz w:val="24"/>
          <w:szCs w:val="24"/>
        </w:rPr>
        <w:t>Donkey carts</w:t>
      </w:r>
      <w:r w:rsidR="00D4315E">
        <w:rPr>
          <w:rFonts w:ascii="Times New Roman" w:hAnsi="Times New Roman" w:cs="Times New Roman"/>
          <w:color w:val="0070C0"/>
          <w:sz w:val="24"/>
          <w:szCs w:val="24"/>
        </w:rPr>
        <w:t xml:space="preserve"> and a f</w:t>
      </w:r>
      <w:r w:rsidR="00D4315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ew trucks </w:t>
      </w:r>
    </w:p>
    <w:p w14:paraId="0000003D" w14:textId="31A5E32F" w:rsidR="00B733DF" w:rsidRPr="00D4315E" w:rsidRDefault="00673404" w:rsidP="00D4315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What is the approximate monthly fuel cost for these transport modes per trader or operator?</w:t>
      </w:r>
      <w:r w:rsidR="00D431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315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Approx. </w:t>
      </w:r>
      <w:r w:rsidR="00D4315E" w:rsidRPr="00D4315E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KES 15,000,20,000 and 30,000 for</w:t>
      </w:r>
      <w:r w:rsidR="00D4315E">
        <w:rPr>
          <w:rStyle w:val="Strong"/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D4315E">
        <w:rPr>
          <w:rFonts w:ascii="Times New Roman" w:hAnsi="Times New Roman" w:cs="Times New Roman"/>
          <w:color w:val="0070C0"/>
          <w:sz w:val="24"/>
          <w:szCs w:val="24"/>
        </w:rPr>
        <w:t>Motorcycles, tuk-tuk. and a f</w:t>
      </w:r>
      <w:r w:rsidR="00D4315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ew trucks </w:t>
      </w:r>
      <w:r w:rsidR="00D4315E">
        <w:rPr>
          <w:rFonts w:ascii="Times New Roman" w:hAnsi="Times New Roman" w:cs="Times New Roman"/>
          <w:color w:val="0070C0"/>
          <w:sz w:val="24"/>
          <w:szCs w:val="24"/>
        </w:rPr>
        <w:t>respectively</w:t>
      </w:r>
    </w:p>
    <w:p w14:paraId="0399200F" w14:textId="072A7AE0" w:rsidR="00D4315E" w:rsidRDefault="00673404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Is there a market for electric tricycle (e-tuk-tuk) leasing among women traders or transport operators, assuming competitive tariffs?</w:t>
      </w:r>
      <w:r w:rsidR="00D431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315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Yes, strong potential (especially for women/youth) </w:t>
      </w:r>
    </w:p>
    <w:p w14:paraId="0000003F" w14:textId="149A1489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What is the distance typically travelled for daily market logistics within the community and to nearby towns?</w:t>
      </w:r>
      <w:r w:rsidR="00D4315E">
        <w:rPr>
          <w:rFonts w:ascii="Times New Roman" w:hAnsi="Times New Roman" w:cs="Times New Roman"/>
          <w:color w:val="0070C0"/>
          <w:sz w:val="24"/>
          <w:szCs w:val="24"/>
        </w:rPr>
        <w:t>10–20 km (within Merti and to neighboring towns</w:t>
      </w:r>
      <w:r w:rsidR="00D4315E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) </w:t>
      </w:r>
    </w:p>
    <w:p w14:paraId="00000040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B733DF" w:rsidRPr="00B63034" w:rsidRDefault="00673404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G. Governance, Community Ownership &amp; Finance</w:t>
      </w:r>
    </w:p>
    <w:p w14:paraId="00000042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69033E3D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lastRenderedPageBreak/>
        <w:t>1. Is there an existing community-based organisation, SACCO, or cooperative structure in Merti that could form the basis of a Community Energy Cooperative (CEC)?</w:t>
      </w:r>
      <w:r w:rsidR="00EE67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78CF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Yes — </w:t>
      </w:r>
      <w:r w:rsidR="00EE670C">
        <w:rPr>
          <w:rFonts w:ascii="Times New Roman" w:hAnsi="Times New Roman" w:cs="Times New Roman"/>
          <w:color w:val="0070C0"/>
          <w:sz w:val="24"/>
          <w:szCs w:val="24"/>
        </w:rPr>
        <w:t>Self-help</w:t>
      </w:r>
      <w:r w:rsidR="00F178CF">
        <w:rPr>
          <w:rFonts w:ascii="Times New Roman" w:hAnsi="Times New Roman" w:cs="Times New Roman"/>
          <w:color w:val="0070C0"/>
          <w:sz w:val="24"/>
          <w:szCs w:val="24"/>
        </w:rPr>
        <w:t xml:space="preserve"> groups,</w:t>
      </w:r>
      <w:r w:rsidR="00EE670C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F178CF">
        <w:rPr>
          <w:rFonts w:ascii="Times New Roman" w:hAnsi="Times New Roman" w:cs="Times New Roman"/>
          <w:color w:val="0070C0"/>
          <w:sz w:val="24"/>
          <w:szCs w:val="24"/>
        </w:rPr>
        <w:t xml:space="preserve">Resource </w:t>
      </w:r>
      <w:r w:rsidR="00AF1FF5">
        <w:rPr>
          <w:rFonts w:ascii="Times New Roman" w:hAnsi="Times New Roman" w:cs="Times New Roman"/>
          <w:color w:val="0070C0"/>
          <w:sz w:val="24"/>
          <w:szCs w:val="24"/>
        </w:rPr>
        <w:t>users’</w:t>
      </w:r>
      <w:r w:rsidR="00F178CF">
        <w:rPr>
          <w:rFonts w:ascii="Times New Roman" w:hAnsi="Times New Roman" w:cs="Times New Roman"/>
          <w:color w:val="0070C0"/>
          <w:sz w:val="24"/>
          <w:szCs w:val="24"/>
        </w:rPr>
        <w:t xml:space="preserve"> association</w:t>
      </w:r>
      <w:r w:rsidR="00EE670C">
        <w:rPr>
          <w:rFonts w:ascii="Times New Roman" w:hAnsi="Times New Roman" w:cs="Times New Roman"/>
          <w:color w:val="0070C0"/>
          <w:sz w:val="24"/>
          <w:szCs w:val="24"/>
        </w:rPr>
        <w:t>, Water committees, CBOs, and</w:t>
      </w:r>
      <w:r w:rsidR="00F178CF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cooperatives </w:t>
      </w:r>
    </w:p>
    <w:p w14:paraId="00000044" w14:textId="67F1ADB2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What is the community's experience with collective ownership or management of shared infrastructure — water points, schools, etc.?</w:t>
      </w:r>
      <w:r w:rsidR="00EE67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670C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Moderate (water committees, schools) </w:t>
      </w:r>
    </w:p>
    <w:p w14:paraId="00000045" w14:textId="74DD7F7C" w:rsidR="00B733DF" w:rsidRPr="00BE4616" w:rsidRDefault="00673404" w:rsidP="00BE461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What is the approximate willingness-to-pay for reliable electricity among households — daily, weekly, or monthly payment preferred?</w:t>
      </w:r>
      <w:r w:rsidR="00BE46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4616">
        <w:rPr>
          <w:rFonts w:ascii="Times New Roman" w:hAnsi="Times New Roman" w:cs="Times New Roman"/>
          <w:color w:val="0070C0"/>
          <w:sz w:val="24"/>
          <w:szCs w:val="24"/>
        </w:rPr>
        <w:t>KES 50–10</w:t>
      </w:r>
      <w:r w:rsidR="00BE4616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0/day Preference: </w:t>
      </w:r>
      <w:r w:rsidR="00BE4616" w:rsidRPr="00BE4616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mobile (weekly/monthly)</w:t>
      </w:r>
      <w:r w:rsidR="00BE4616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46" w14:textId="748B0C98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Is there mobile money penetration in Merti, specifically M-Pesa or similar platforms, that could enable pay-as-you-go energy tariff collection?</w:t>
      </w:r>
      <w:ins w:id="1" w:author="Duba" w:date="2026-03-25T10:07:00Z">
        <w:r w:rsidR="003E7384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="0077543C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High penetration </w:t>
      </w:r>
      <w:r w:rsidR="0077543C" w:rsidRPr="0077543C">
        <w:rPr>
          <w:rFonts w:ascii="Times New Roman" w:hAnsi="Times New Roman" w:cs="Times New Roman"/>
          <w:b/>
          <w:color w:val="0070C0"/>
          <w:sz w:val="24"/>
          <w:szCs w:val="24"/>
        </w:rPr>
        <w:t>(</w:t>
      </w:r>
      <w:r w:rsidR="0077543C" w:rsidRPr="0077543C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 xml:space="preserve">M-Pesa </w:t>
      </w:r>
      <w:ins w:id="2" w:author="Duba" w:date="2026-03-25T10:07:00Z">
        <w:r w:rsidR="003E7384">
          <w:rPr>
            <w:rStyle w:val="Strong"/>
            <w:rFonts w:ascii="Times New Roman" w:hAnsi="Times New Roman" w:cs="Times New Roman"/>
            <w:b w:val="0"/>
            <w:color w:val="0070C0"/>
            <w:sz w:val="24"/>
            <w:szCs w:val="24"/>
          </w:rPr>
          <w:t xml:space="preserve">is </w:t>
        </w:r>
      </w:ins>
      <w:r w:rsidR="0077543C" w:rsidRPr="0077543C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widely used</w:t>
      </w:r>
      <w:r w:rsidR="0077543C" w:rsidRPr="0077543C">
        <w:rPr>
          <w:rFonts w:ascii="Times New Roman" w:hAnsi="Times New Roman" w:cs="Times New Roman"/>
          <w:b/>
          <w:color w:val="0070C0"/>
          <w:sz w:val="24"/>
          <w:szCs w:val="24"/>
        </w:rPr>
        <w:t>)</w:t>
      </w:r>
      <w:r w:rsidR="0077543C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47" w14:textId="1AF1FFF9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5. Are there local government or county structures with whom SHEPA would need to coordinate for regulatory approvals?</w:t>
      </w:r>
      <w:r w:rsidR="003E73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738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Isiolo County Government, </w:t>
      </w:r>
      <w:r w:rsidR="003E7384">
        <w:rPr>
          <w:rFonts w:ascii="Times New Roman" w:hAnsi="Times New Roman" w:cs="Times New Roman"/>
          <w:color w:val="0070C0"/>
          <w:sz w:val="24"/>
          <w:szCs w:val="24"/>
        </w:rPr>
        <w:t>N</w:t>
      </w:r>
      <w:r w:rsidR="003E7384" w:rsidRPr="00B63034">
        <w:rPr>
          <w:rFonts w:ascii="Times New Roman" w:hAnsi="Times New Roman" w:cs="Times New Roman"/>
          <w:color w:val="0070C0"/>
          <w:sz w:val="24"/>
          <w:szCs w:val="24"/>
        </w:rPr>
        <w:t>E</w:t>
      </w:r>
      <w:r w:rsidR="003E7384">
        <w:rPr>
          <w:rFonts w:ascii="Times New Roman" w:hAnsi="Times New Roman" w:cs="Times New Roman"/>
          <w:color w:val="0070C0"/>
          <w:sz w:val="24"/>
          <w:szCs w:val="24"/>
        </w:rPr>
        <w:t xml:space="preserve">MA </w:t>
      </w:r>
      <w:r w:rsidR="003E738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&amp; </w:t>
      </w:r>
      <w:r w:rsidR="003E7384">
        <w:rPr>
          <w:rFonts w:ascii="Times New Roman" w:hAnsi="Times New Roman" w:cs="Times New Roman"/>
          <w:color w:val="0070C0"/>
          <w:sz w:val="24"/>
          <w:szCs w:val="24"/>
        </w:rPr>
        <w:t>I</w:t>
      </w:r>
      <w:r w:rsidR="003E7384" w:rsidRPr="00B63034">
        <w:rPr>
          <w:rFonts w:ascii="Times New Roman" w:hAnsi="Times New Roman" w:cs="Times New Roman"/>
          <w:color w:val="0070C0"/>
          <w:sz w:val="24"/>
          <w:szCs w:val="24"/>
        </w:rPr>
        <w:t>W</w:t>
      </w:r>
      <w:r w:rsidR="003E7384">
        <w:rPr>
          <w:rFonts w:ascii="Times New Roman" w:hAnsi="Times New Roman" w:cs="Times New Roman"/>
          <w:color w:val="0070C0"/>
          <w:sz w:val="24"/>
          <w:szCs w:val="24"/>
        </w:rPr>
        <w:t>ASCO</w:t>
      </w:r>
      <w:r w:rsidR="003E738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48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3B827E" w14:textId="77777777" w:rsidR="00802BBC" w:rsidRDefault="00673404" w:rsidP="00802BBC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H. Technical Site Assessment</w:t>
      </w:r>
    </w:p>
    <w:p w14:paraId="54371B1E" w14:textId="6AFAEE59" w:rsidR="00802BBC" w:rsidRPr="00802BBC" w:rsidRDefault="00673404" w:rsidP="00802BBC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1. Is there suitable land available for siting solar PV arrays, hydrogen storage tanks, and an energy kiosk? What is the size of this land?</w:t>
      </w:r>
      <w:r w:rsidR="00802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2BBC">
        <w:rPr>
          <w:rFonts w:ascii="Times New Roman" w:hAnsi="Times New Roman" w:cs="Times New Roman"/>
          <w:color w:val="0070C0"/>
          <w:sz w:val="24"/>
          <w:szCs w:val="24"/>
        </w:rPr>
        <w:t>Yes — Private land owned by MID-P (7/8</w:t>
      </w:r>
      <w:r w:rsidR="00802BBC" w:rsidRPr="00802BBC">
        <w:rPr>
          <w:rFonts w:ascii="Times New Roman" w:hAnsi="Times New Roman" w:cs="Times New Roman"/>
          <w:color w:val="0070C0"/>
          <w:sz w:val="24"/>
          <w:szCs w:val="24"/>
          <w:vertAlign w:val="superscript"/>
        </w:rPr>
        <w:t>th</w:t>
      </w:r>
      <w:r w:rsidR="00802BBC">
        <w:rPr>
          <w:rFonts w:ascii="Times New Roman" w:hAnsi="Times New Roman" w:cs="Times New Roman"/>
          <w:color w:val="0070C0"/>
          <w:sz w:val="24"/>
          <w:szCs w:val="24"/>
        </w:rPr>
        <w:t>)</w:t>
      </w:r>
      <w:r w:rsidR="00802BBC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4B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3346C2FF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Is there significant seasonal cloud cover or a defined rainy season that would cause prolonged generation shortfalls?</w:t>
      </w:r>
      <w:r w:rsidR="00802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2BBC" w:rsidRPr="00802BBC">
        <w:rPr>
          <w:rFonts w:ascii="Times New Roman" w:hAnsi="Times New Roman" w:cs="Times New Roman"/>
          <w:color w:val="0070C0"/>
          <w:sz w:val="24"/>
          <w:szCs w:val="24"/>
        </w:rPr>
        <w:t xml:space="preserve">High solar potential, limited cloud cover </w:t>
      </w:r>
    </w:p>
    <w:p w14:paraId="0000004D" w14:textId="77777777" w:rsidR="00B733DF" w:rsidRPr="00B63034" w:rsidRDefault="0067340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630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Note: This determines the sizing of hydrogen storage relative to batteries.</w:t>
      </w:r>
    </w:p>
    <w:p w14:paraId="0000004E" w14:textId="6B407BA5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Is the site connected to the national grid, even weakly? If so, what is the grid reliability, and is grid export or import a possibility?</w:t>
      </w:r>
      <w:r w:rsidR="005368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2BBC">
        <w:rPr>
          <w:rFonts w:ascii="Times New Roman" w:hAnsi="Times New Roman" w:cs="Times New Roman"/>
          <w:color w:val="0070C0"/>
          <w:sz w:val="24"/>
          <w:szCs w:val="24"/>
        </w:rPr>
        <w:t>Yes</w:t>
      </w:r>
      <w:r w:rsidR="005368F9">
        <w:rPr>
          <w:rFonts w:ascii="Times New Roman" w:hAnsi="Times New Roman" w:cs="Times New Roman"/>
          <w:color w:val="0070C0"/>
          <w:sz w:val="24"/>
          <w:szCs w:val="24"/>
        </w:rPr>
        <w:t>,</w:t>
      </w:r>
      <w:r w:rsidR="00802BBC">
        <w:rPr>
          <w:rFonts w:ascii="Times New Roman" w:hAnsi="Times New Roman" w:cs="Times New Roman"/>
          <w:color w:val="0070C0"/>
          <w:sz w:val="24"/>
          <w:szCs w:val="24"/>
        </w:rPr>
        <w:t xml:space="preserve"> connected to </w:t>
      </w:r>
      <w:r w:rsidR="005368F9">
        <w:rPr>
          <w:rFonts w:ascii="Times New Roman" w:hAnsi="Times New Roman" w:cs="Times New Roman"/>
          <w:color w:val="0070C0"/>
          <w:sz w:val="24"/>
          <w:szCs w:val="24"/>
        </w:rPr>
        <w:t xml:space="preserve">the </w:t>
      </w:r>
      <w:r w:rsidR="00802BBC">
        <w:rPr>
          <w:rFonts w:ascii="Times New Roman" w:hAnsi="Times New Roman" w:cs="Times New Roman"/>
          <w:color w:val="0070C0"/>
          <w:sz w:val="24"/>
          <w:szCs w:val="24"/>
        </w:rPr>
        <w:t xml:space="preserve">national </w:t>
      </w:r>
      <w:r w:rsidR="00802BBC" w:rsidRPr="00B63034">
        <w:rPr>
          <w:rFonts w:ascii="Times New Roman" w:hAnsi="Times New Roman" w:cs="Times New Roman"/>
          <w:color w:val="0070C0"/>
          <w:sz w:val="24"/>
          <w:szCs w:val="24"/>
        </w:rPr>
        <w:t>g</w:t>
      </w:r>
      <w:r w:rsidR="005368F9">
        <w:rPr>
          <w:rFonts w:ascii="Times New Roman" w:hAnsi="Times New Roman" w:cs="Times New Roman"/>
          <w:color w:val="0070C0"/>
          <w:sz w:val="24"/>
          <w:szCs w:val="24"/>
        </w:rPr>
        <w:t xml:space="preserve">rid; </w:t>
      </w:r>
      <w:r w:rsidR="00802BBC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reliable </w:t>
      </w:r>
    </w:p>
    <w:p w14:paraId="0000004F" w14:textId="48FF4DA8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Are there local technicians, electricians, or engineers in or near Merti who could be trained to operate and maintain the system?</w:t>
      </w:r>
      <w:r w:rsidR="005368F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368F9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Limited but trainable youth available </w:t>
      </w:r>
    </w:p>
    <w:p w14:paraId="00000051" w14:textId="655C57D4" w:rsidR="00B733DF" w:rsidRPr="00B63034" w:rsidRDefault="00673404" w:rsidP="005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5. Are there any environmental or land-use sensitivities at </w:t>
      </w:r>
      <w:r w:rsidR="00802BB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proposed installation site — proximity to wetlands, boreholes, protected areas, </w:t>
      </w:r>
      <w:r w:rsidR="00802BBC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B63034">
        <w:rPr>
          <w:rFonts w:ascii="Times New Roman" w:eastAsia="Times New Roman" w:hAnsi="Times New Roman" w:cs="Times New Roman"/>
          <w:sz w:val="24"/>
          <w:szCs w:val="24"/>
        </w:rPr>
        <w:t>community grazing land?</w:t>
      </w:r>
      <w:r w:rsidR="005368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F9">
        <w:rPr>
          <w:rFonts w:ascii="Times New Roman" w:hAnsi="Times New Roman" w:cs="Times New Roman"/>
          <w:color w:val="0070C0"/>
          <w:sz w:val="24"/>
          <w:szCs w:val="24"/>
        </w:rPr>
        <w:t xml:space="preserve">Borehole proximity </w:t>
      </w:r>
    </w:p>
    <w:p w14:paraId="00000052" w14:textId="77777777" w:rsidR="00B733DF" w:rsidRPr="00B63034" w:rsidRDefault="00673404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I. E-Waste, Circular Economy &amp; Local Value Chain</w:t>
      </w:r>
    </w:p>
    <w:p w14:paraId="00000053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B85D037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1. Are there existing e-waste collection or recycling facilities (e.g battery collectors), formal or informal, in Isiolo County or nearby towns?</w:t>
      </w:r>
      <w:r w:rsidR="00663D1F">
        <w:rPr>
          <w:rFonts w:ascii="Times New Roman" w:hAnsi="Times New Roman" w:cs="Times New Roman"/>
          <w:color w:val="0070C0"/>
          <w:sz w:val="24"/>
          <w:szCs w:val="24"/>
        </w:rPr>
        <w:t xml:space="preserve"> None</w:t>
      </w:r>
      <w:r w:rsidR="00663D1F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55" w14:textId="38F274D3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Is there local capacity for basic battery maintenance, panel cleaning, or system monitoring — or would this need to be established from scratch?</w:t>
      </w:r>
      <w:r w:rsidR="00663D1F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Minimal — needs development </w:t>
      </w:r>
    </w:p>
    <w:p w14:paraId="00000056" w14:textId="4679517D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Are there local SMEs or artisans who could be engaged in assembly, installation, or maintenance of system components to build an in-country value chain?</w:t>
      </w:r>
      <w:r w:rsidR="00663D1F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Yes — can support installation &amp; maintenance </w:t>
      </w:r>
    </w:p>
    <w:p w14:paraId="00000057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B733DF" w:rsidRPr="00B63034" w:rsidRDefault="00673404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J. Gender &amp; Social Inclusion</w:t>
      </w:r>
    </w:p>
    <w:p w14:paraId="00000059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62FDE54B" w:rsidR="00B733DF" w:rsidRPr="00B63034" w:rsidRDefault="00673404" w:rsidP="0066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lastRenderedPageBreak/>
        <w:t>1. What are the main energy-related burdens currently faced by women in the community</w:t>
      </w:r>
      <w:r w:rsidR="00663D1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 time spent collecting firewood, indoor air pollution from cooking, </w:t>
      </w:r>
      <w:r w:rsidR="00663D1F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lack of lighting for home-based </w:t>
      </w:r>
      <w:r w:rsidR="00663D1F" w:rsidRPr="00B63034">
        <w:rPr>
          <w:rFonts w:ascii="Times New Roman" w:eastAsia="Times New Roman" w:hAnsi="Times New Roman" w:cs="Times New Roman"/>
          <w:sz w:val="24"/>
          <w:szCs w:val="24"/>
        </w:rPr>
        <w:t>businesses?</w:t>
      </w:r>
      <w:r w:rsidR="00663D1F">
        <w:rPr>
          <w:rFonts w:ascii="Times New Roman" w:hAnsi="Times New Roman" w:cs="Times New Roman"/>
          <w:color w:val="0070C0"/>
          <w:sz w:val="24"/>
          <w:szCs w:val="24"/>
        </w:rPr>
        <w:t xml:space="preserve"> Firewood collection and Indoor air pollution </w:t>
      </w:r>
    </w:p>
    <w:p w14:paraId="0000005B" w14:textId="36A790DC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Are there women's groups, self-help groups, or gender-focused NGOs active in Merti that SHEPA could partner with for the gender-transformative business models?</w:t>
      </w:r>
      <w:r w:rsidR="00663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3D1F">
        <w:rPr>
          <w:rFonts w:ascii="Times New Roman" w:hAnsi="Times New Roman" w:cs="Times New Roman"/>
          <w:color w:val="0070C0"/>
          <w:sz w:val="24"/>
          <w:szCs w:val="24"/>
        </w:rPr>
        <w:t>Yes, a</w:t>
      </w:r>
      <w:r w:rsidR="00663D1F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ctive and strong </w:t>
      </w:r>
    </w:p>
    <w:p w14:paraId="0000005C" w14:textId="550EADC8" w:rsidR="00B733DF" w:rsidRPr="00970749" w:rsidRDefault="00673404" w:rsidP="0097074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What are the main barriers that would prevent women from participating as energy entrepreneurs — e.g., access to finance, mobility, cultural norms, literacy?</w:t>
      </w:r>
      <w:r w:rsidR="009707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0749">
        <w:rPr>
          <w:rFonts w:ascii="Times New Roman" w:hAnsi="Times New Roman" w:cs="Times New Roman"/>
          <w:color w:val="0070C0"/>
          <w:sz w:val="24"/>
          <w:szCs w:val="24"/>
        </w:rPr>
        <w:t xml:space="preserve">Access to finance, Cultural norms, and Limited technical skills </w:t>
      </w:r>
    </w:p>
    <w:p w14:paraId="0000005D" w14:textId="4D161C14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Are there youth groups or vocational training institutions in the area that could absorb capacity-building programs for system operation and maintenance?</w:t>
      </w:r>
      <w:r w:rsidR="0097074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70749" w:rsidRPr="00B63034">
        <w:rPr>
          <w:rFonts w:ascii="Times New Roman" w:hAnsi="Times New Roman" w:cs="Times New Roman"/>
          <w:color w:val="0070C0"/>
          <w:sz w:val="24"/>
          <w:szCs w:val="24"/>
        </w:rPr>
        <w:t>Yes</w:t>
      </w:r>
      <w:r w:rsidR="00970749">
        <w:rPr>
          <w:rFonts w:ascii="Times New Roman" w:hAnsi="Times New Roman" w:cs="Times New Roman"/>
          <w:color w:val="0070C0"/>
          <w:sz w:val="24"/>
          <w:szCs w:val="24"/>
        </w:rPr>
        <w:t>, there are youth groups and TVET</w:t>
      </w:r>
      <w:r w:rsidR="00970749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— high unemployment, strong engagement potential </w:t>
      </w:r>
    </w:p>
    <w:p w14:paraId="0000005E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77777777" w:rsidR="00B733DF" w:rsidRPr="00B63034" w:rsidRDefault="00673404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K. Future Energy Demand</w:t>
      </w:r>
    </w:p>
    <w:p w14:paraId="00000061" w14:textId="5EEE72B0" w:rsidR="00B733DF" w:rsidRPr="00762E9F" w:rsidRDefault="00673404" w:rsidP="00762E9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1. If reliable electricity is available, what new activities will start?</w:t>
      </w:r>
      <w:r w:rsidR="00762E9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762E9F">
        <w:rPr>
          <w:rFonts w:ascii="Times New Roman" w:hAnsi="Times New Roman" w:cs="Times New Roman"/>
          <w:color w:val="0070C0"/>
          <w:sz w:val="24"/>
          <w:szCs w:val="24"/>
        </w:rPr>
        <w:t>Agro-processing, Cold storage</w:t>
      </w:r>
      <w:r w:rsidR="003112C4">
        <w:rPr>
          <w:rFonts w:ascii="Times New Roman" w:hAnsi="Times New Roman" w:cs="Times New Roman"/>
          <w:color w:val="0070C0"/>
          <w:sz w:val="24"/>
          <w:szCs w:val="24"/>
        </w:rPr>
        <w:t>,</w:t>
      </w:r>
      <w:r w:rsidR="00762E9F">
        <w:rPr>
          <w:rFonts w:ascii="Times New Roman" w:hAnsi="Times New Roman" w:cs="Times New Roman"/>
          <w:color w:val="0070C0"/>
          <w:sz w:val="24"/>
          <w:szCs w:val="24"/>
        </w:rPr>
        <w:t xml:space="preserve"> and small industries </w:t>
      </w:r>
    </w:p>
    <w:p w14:paraId="00000062" w14:textId="77777777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2. Are there plans for:</w:t>
      </w:r>
    </w:p>
    <w:p w14:paraId="00000063" w14:textId="19708D9F" w:rsidR="00B733DF" w:rsidRPr="00B63034" w:rsidRDefault="0067340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r w:rsidR="00762E9F" w:rsidRPr="00B63034">
        <w:rPr>
          <w:rFonts w:ascii="Times New Roman" w:eastAsia="Times New Roman" w:hAnsi="Times New Roman" w:cs="Times New Roman"/>
          <w:sz w:val="24"/>
          <w:szCs w:val="24"/>
        </w:rPr>
        <w:t>Schools</w:t>
      </w:r>
      <w:r w:rsidR="00762E9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62E9F" w:rsidRPr="00762E9F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No</w:t>
      </w:r>
    </w:p>
    <w:p w14:paraId="00000064" w14:textId="7A388136" w:rsidR="00B733DF" w:rsidRPr="00B63034" w:rsidRDefault="0067340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New health </w:t>
      </w:r>
      <w:r w:rsidR="003112C4" w:rsidRPr="00B63034">
        <w:rPr>
          <w:rFonts w:ascii="Times New Roman" w:eastAsia="Times New Roman" w:hAnsi="Times New Roman" w:cs="Times New Roman"/>
          <w:sz w:val="24"/>
          <w:szCs w:val="24"/>
        </w:rPr>
        <w:t>Center</w:t>
      </w:r>
      <w:r w:rsidR="00762E9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62E9F" w:rsidRPr="00762E9F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No</w:t>
      </w:r>
    </w:p>
    <w:p w14:paraId="00000065" w14:textId="00472920" w:rsidR="00B733DF" w:rsidRPr="00B63034" w:rsidRDefault="0067340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Irrigation </w:t>
      </w:r>
      <w:r w:rsidR="003112C4" w:rsidRPr="00B63034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>-</w:t>
      </w:r>
      <w:r w:rsidR="00762E9F" w:rsidRPr="00762E9F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No</w:t>
      </w:r>
    </w:p>
    <w:p w14:paraId="00000066" w14:textId="0E1134F5" w:rsidR="00B733DF" w:rsidRPr="00B63034" w:rsidRDefault="0067340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Water </w:t>
      </w:r>
      <w:r w:rsidR="003112C4" w:rsidRPr="00B63034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>-</w:t>
      </w:r>
      <w:r w:rsidR="00762E9F" w:rsidRPr="00762E9F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No</w:t>
      </w:r>
    </w:p>
    <w:p w14:paraId="00000067" w14:textId="3EF74FBA" w:rsidR="00B733DF" w:rsidRPr="00B63034" w:rsidRDefault="0067340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Markets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>-</w:t>
      </w:r>
      <w:r w:rsidR="003112C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Yes</w:t>
      </w:r>
    </w:p>
    <w:p w14:paraId="00000068" w14:textId="577A19A6" w:rsidR="00B733DF" w:rsidRPr="00B63034" w:rsidRDefault="0067340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Agro-</w:t>
      </w:r>
      <w:r w:rsidR="003112C4" w:rsidRPr="00B63034">
        <w:rPr>
          <w:rFonts w:ascii="Times New Roman" w:eastAsia="Times New Roman" w:hAnsi="Times New Roman" w:cs="Times New Roman"/>
          <w:sz w:val="24"/>
          <w:szCs w:val="24"/>
        </w:rPr>
        <w:t>Processing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>-</w:t>
      </w:r>
      <w:r w:rsidR="003112C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Yes</w:t>
      </w:r>
    </w:p>
    <w:p w14:paraId="00000069" w14:textId="5F2D10E8" w:rsidR="00B733DF" w:rsidRPr="00B63034" w:rsidRDefault="0067340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Small </w:t>
      </w:r>
      <w:r w:rsidR="003112C4" w:rsidRPr="00B63034">
        <w:rPr>
          <w:rFonts w:ascii="Times New Roman" w:eastAsia="Times New Roman" w:hAnsi="Times New Roman" w:cs="Times New Roman"/>
          <w:sz w:val="24"/>
          <w:szCs w:val="24"/>
        </w:rPr>
        <w:t>Industries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>-</w:t>
      </w:r>
      <w:r w:rsidR="003112C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Yes</w:t>
      </w:r>
    </w:p>
    <w:p w14:paraId="0000006A" w14:textId="6A1C067D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3. What is the expected population growth in 5 </w:t>
      </w:r>
      <w:r w:rsidR="003112C4" w:rsidRPr="00B63034">
        <w:rPr>
          <w:rFonts w:ascii="Times New Roman" w:eastAsia="Times New Roman" w:hAnsi="Times New Roman" w:cs="Times New Roman"/>
          <w:sz w:val="24"/>
          <w:szCs w:val="24"/>
        </w:rPr>
        <w:t>years?</w:t>
      </w:r>
      <w:r w:rsidR="003112C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~</w:t>
      </w:r>
      <w:r w:rsidR="003112C4" w:rsidRPr="003112C4">
        <w:rPr>
          <w:rStyle w:val="Strong"/>
          <w:rFonts w:ascii="Times New Roman" w:hAnsi="Times New Roman" w:cs="Times New Roman"/>
          <w:b w:val="0"/>
          <w:color w:val="0070C0"/>
          <w:sz w:val="24"/>
          <w:szCs w:val="24"/>
        </w:rPr>
        <w:t>4–6% annually</w:t>
      </w:r>
      <w:r w:rsidR="003112C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000006B" w14:textId="433D801C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What is the expected business growth in 5 years?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12C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Expected </w:t>
      </w:r>
      <w:r w:rsidR="003112C4">
        <w:rPr>
          <w:rFonts w:ascii="Times New Roman" w:hAnsi="Times New Roman" w:cs="Times New Roman"/>
          <w:color w:val="0070C0"/>
          <w:sz w:val="24"/>
          <w:szCs w:val="24"/>
        </w:rPr>
        <w:t xml:space="preserve">a </w:t>
      </w:r>
      <w:r w:rsidR="003112C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significant increase </w:t>
      </w:r>
      <w:r w:rsidR="003112C4">
        <w:rPr>
          <w:rFonts w:ascii="Times New Roman" w:hAnsi="Times New Roman" w:cs="Times New Roman"/>
          <w:color w:val="0070C0"/>
          <w:sz w:val="24"/>
          <w:szCs w:val="24"/>
        </w:rPr>
        <w:t>in</w:t>
      </w:r>
      <w:r w:rsidR="003112C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 energy access </w:t>
      </w:r>
    </w:p>
    <w:p w14:paraId="0000006C" w14:textId="77777777" w:rsidR="00B733DF" w:rsidRPr="00B63034" w:rsidRDefault="00B73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B733DF" w:rsidRPr="00B63034" w:rsidRDefault="00673404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  <w:t>L. Security &amp; Environment</w:t>
      </w:r>
    </w:p>
    <w:p w14:paraId="0000006E" w14:textId="77777777" w:rsidR="00B733DF" w:rsidRPr="00B63034" w:rsidRDefault="00B733DF">
      <w:pPr>
        <w:rPr>
          <w:rFonts w:ascii="Times New Roman" w:eastAsia="Times New Roman" w:hAnsi="Times New Roman" w:cs="Times New Roman"/>
          <w:b/>
          <w:bCs/>
          <w:color w:val="38761D"/>
          <w:sz w:val="24"/>
          <w:szCs w:val="24"/>
        </w:rPr>
      </w:pPr>
    </w:p>
    <w:p w14:paraId="0000006F" w14:textId="1FE603CA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1. Is the area secure?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12C4" w:rsidRPr="00B63034">
        <w:rPr>
          <w:rFonts w:ascii="Times New Roman" w:hAnsi="Times New Roman" w:cs="Times New Roman"/>
          <w:color w:val="0070C0"/>
          <w:sz w:val="24"/>
          <w:szCs w:val="24"/>
        </w:rPr>
        <w:t xml:space="preserve">Moderate — generally stable but occasional risks </w:t>
      </w:r>
    </w:p>
    <w:p w14:paraId="00000070" w14:textId="40995CF3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2. Any conflict </w:t>
      </w:r>
      <w:r w:rsidR="003112C4" w:rsidRPr="00B63034">
        <w:rPr>
          <w:rFonts w:ascii="Times New Roman" w:eastAsia="Times New Roman" w:hAnsi="Times New Roman" w:cs="Times New Roman"/>
          <w:sz w:val="24"/>
          <w:szCs w:val="24"/>
        </w:rPr>
        <w:t>issues?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3112C4" w:rsidRPr="003112C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None</w:t>
      </w:r>
    </w:p>
    <w:p w14:paraId="00000071" w14:textId="5DB0A31B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3. Any wildlife issues?</w:t>
      </w:r>
      <w:r w:rsidR="003112C4" w:rsidRPr="003112C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None</w:t>
      </w:r>
    </w:p>
    <w:p w14:paraId="00000072" w14:textId="0757F94C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4. Flood risk?</w:t>
      </w:r>
      <w:r w:rsidR="003112C4" w:rsidRPr="00B63034">
        <w:rPr>
          <w:rFonts w:ascii="Times New Roman" w:hAnsi="Times New Roman" w:cs="Times New Roman"/>
          <w:color w:val="0070C0"/>
          <w:sz w:val="24"/>
          <w:szCs w:val="24"/>
        </w:rPr>
        <w:t>Low–</w:t>
      </w:r>
    </w:p>
    <w:p w14:paraId="00000073" w14:textId="43E3B010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>5. Extreme heat?</w:t>
      </w:r>
      <w:r w:rsidR="00311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12C4" w:rsidRPr="003112C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Moderate</w:t>
      </w:r>
    </w:p>
    <w:p w14:paraId="00000074" w14:textId="0F3FC8F1" w:rsidR="00B733DF" w:rsidRPr="00B63034" w:rsidRDefault="00673404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D4315E">
        <w:rPr>
          <w:rFonts w:ascii="Times New Roman" w:eastAsia="Times New Roman" w:hAnsi="Times New Roman" w:cs="Times New Roman"/>
          <w:sz w:val="24"/>
          <w:szCs w:val="24"/>
        </w:rPr>
        <w:t>Sand/dust</w:t>
      </w:r>
      <w:r w:rsidRPr="00B63034">
        <w:rPr>
          <w:rFonts w:ascii="Times New Roman" w:eastAsia="Times New Roman" w:hAnsi="Times New Roman" w:cs="Times New Roman"/>
          <w:sz w:val="24"/>
          <w:szCs w:val="24"/>
        </w:rPr>
        <w:t xml:space="preserve"> problems?</w:t>
      </w:r>
      <w:r w:rsidR="003112C4" w:rsidRPr="003112C4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Low</w:t>
      </w:r>
    </w:p>
    <w:p w14:paraId="4080C987" w14:textId="557F6DED" w:rsidR="00B63034" w:rsidRPr="00220B0E" w:rsidRDefault="00673404" w:rsidP="00220B0E">
      <w:pPr>
        <w:rPr>
          <w:rFonts w:ascii="Times New Roman" w:eastAsia="Times New Roman" w:hAnsi="Times New Roman" w:cs="Times New Roman"/>
          <w:sz w:val="24"/>
          <w:szCs w:val="24"/>
        </w:rPr>
      </w:pPr>
      <w:r w:rsidRPr="00B63034">
        <w:rPr>
          <w:rFonts w:ascii="Times New Roman" w:eastAsia="Times New Roman" w:hAnsi="Times New Roman" w:cs="Times New Roman"/>
          <w:sz w:val="24"/>
          <w:szCs w:val="24"/>
        </w:rPr>
        <w:lastRenderedPageBreak/>
        <w:t>7. Environmental restrictions?</w:t>
      </w:r>
      <w:r w:rsidR="00220B0E" w:rsidRPr="00220B0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Low</w:t>
      </w:r>
    </w:p>
    <w:p w14:paraId="00000076" w14:textId="77777777" w:rsidR="00B733DF" w:rsidRPr="00B63034" w:rsidRDefault="00B733DF">
      <w:pPr>
        <w:spacing w:before="240" w:after="24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bookmarkStart w:id="3" w:name="_GoBack"/>
      <w:bookmarkEnd w:id="3"/>
    </w:p>
    <w:p w14:paraId="00000077" w14:textId="77777777" w:rsidR="00B733DF" w:rsidRPr="00B63034" w:rsidRDefault="00B733DF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</w:p>
    <w:sectPr w:rsidR="00B733DF" w:rsidRPr="00B630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E2AB4" w14:textId="77777777" w:rsidR="00EC75F3" w:rsidRDefault="00EC75F3" w:rsidP="0077543C">
      <w:pPr>
        <w:spacing w:line="240" w:lineRule="auto"/>
      </w:pPr>
      <w:r>
        <w:separator/>
      </w:r>
    </w:p>
  </w:endnote>
  <w:endnote w:type="continuationSeparator" w:id="0">
    <w:p w14:paraId="3BF0D70A" w14:textId="77777777" w:rsidR="00EC75F3" w:rsidRDefault="00EC75F3" w:rsidP="00775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AC5422F-1C18-43B9-82EB-DB967F5FE6C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CC6643D-B532-4598-86FA-541C47E7A0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EC3940-E76D-48E0-B4F4-CBF0138E55C0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6D7A2B" w14:textId="77777777" w:rsidR="00EC75F3" w:rsidRDefault="00EC75F3" w:rsidP="0077543C">
      <w:pPr>
        <w:spacing w:line="240" w:lineRule="auto"/>
      </w:pPr>
      <w:r>
        <w:separator/>
      </w:r>
    </w:p>
  </w:footnote>
  <w:footnote w:type="continuationSeparator" w:id="0">
    <w:p w14:paraId="2BB66D9B" w14:textId="77777777" w:rsidR="00EC75F3" w:rsidRDefault="00EC75F3" w:rsidP="007754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4BD1"/>
    <w:multiLevelType w:val="multilevel"/>
    <w:tmpl w:val="C7049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F7BD4"/>
    <w:multiLevelType w:val="multilevel"/>
    <w:tmpl w:val="8728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C6382"/>
    <w:multiLevelType w:val="multilevel"/>
    <w:tmpl w:val="78B06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C803C72"/>
    <w:multiLevelType w:val="multilevel"/>
    <w:tmpl w:val="3830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706BB"/>
    <w:multiLevelType w:val="multilevel"/>
    <w:tmpl w:val="E592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25AC4"/>
    <w:multiLevelType w:val="multilevel"/>
    <w:tmpl w:val="9A4E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922F3"/>
    <w:multiLevelType w:val="multilevel"/>
    <w:tmpl w:val="12A6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C1F09"/>
    <w:multiLevelType w:val="multilevel"/>
    <w:tmpl w:val="B762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110AED"/>
    <w:multiLevelType w:val="multilevel"/>
    <w:tmpl w:val="9948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306F7"/>
    <w:multiLevelType w:val="multilevel"/>
    <w:tmpl w:val="DF34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63BEC"/>
    <w:multiLevelType w:val="multilevel"/>
    <w:tmpl w:val="372E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276DB"/>
    <w:multiLevelType w:val="multilevel"/>
    <w:tmpl w:val="0A12D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92252F"/>
    <w:multiLevelType w:val="multilevel"/>
    <w:tmpl w:val="8662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DC0CC1"/>
    <w:multiLevelType w:val="multilevel"/>
    <w:tmpl w:val="DE22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10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  <w:num w:numId="10">
    <w:abstractNumId w:val="9"/>
  </w:num>
  <w:num w:numId="11">
    <w:abstractNumId w:val="4"/>
  </w:num>
  <w:num w:numId="12">
    <w:abstractNumId w:val="13"/>
  </w:num>
  <w:num w:numId="13">
    <w:abstractNumId w:val="7"/>
  </w:num>
  <w:num w:numId="14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uba">
    <w15:presenceInfo w15:providerId="None" w15:userId="Du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3DF"/>
    <w:rsid w:val="000006F4"/>
    <w:rsid w:val="00046236"/>
    <w:rsid w:val="00191098"/>
    <w:rsid w:val="00220B0E"/>
    <w:rsid w:val="0026122E"/>
    <w:rsid w:val="003112C4"/>
    <w:rsid w:val="003E7384"/>
    <w:rsid w:val="0041355A"/>
    <w:rsid w:val="0041447E"/>
    <w:rsid w:val="004D33EF"/>
    <w:rsid w:val="004D4093"/>
    <w:rsid w:val="005368F9"/>
    <w:rsid w:val="005E0230"/>
    <w:rsid w:val="00663D1F"/>
    <w:rsid w:val="00673404"/>
    <w:rsid w:val="006C0BE9"/>
    <w:rsid w:val="00762E9F"/>
    <w:rsid w:val="0077543C"/>
    <w:rsid w:val="00802BBC"/>
    <w:rsid w:val="00970749"/>
    <w:rsid w:val="009960DE"/>
    <w:rsid w:val="00A45541"/>
    <w:rsid w:val="00AF1FF5"/>
    <w:rsid w:val="00B63034"/>
    <w:rsid w:val="00B733DF"/>
    <w:rsid w:val="00BE4616"/>
    <w:rsid w:val="00D4315E"/>
    <w:rsid w:val="00E94F34"/>
    <w:rsid w:val="00EC75F3"/>
    <w:rsid w:val="00EE670C"/>
    <w:rsid w:val="00F1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1169"/>
  <w15:docId w15:val="{54D41CD5-4AD2-44E1-85BC-EF35A199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B6303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754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43C"/>
  </w:style>
  <w:style w:type="paragraph" w:styleId="Footer">
    <w:name w:val="footer"/>
    <w:basedOn w:val="Normal"/>
    <w:link w:val="FooterChar"/>
    <w:uiPriority w:val="99"/>
    <w:unhideWhenUsed/>
    <w:rsid w:val="007754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43C"/>
  </w:style>
  <w:style w:type="paragraph" w:styleId="BalloonText">
    <w:name w:val="Balloon Text"/>
    <w:basedOn w:val="Normal"/>
    <w:link w:val="BalloonTextChar"/>
    <w:uiPriority w:val="99"/>
    <w:semiHidden/>
    <w:unhideWhenUsed/>
    <w:rsid w:val="0077543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43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75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2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6</Pages>
  <Words>1550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Duba</cp:lastModifiedBy>
  <cp:revision>13</cp:revision>
  <dcterms:created xsi:type="dcterms:W3CDTF">2026-03-24T08:07:00Z</dcterms:created>
  <dcterms:modified xsi:type="dcterms:W3CDTF">2026-03-25T08:34:00Z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f322ffd4-2806-4530-9d71-35dae9d3072e</vt:lpwstr>
  </property>
</Properties>
</file>